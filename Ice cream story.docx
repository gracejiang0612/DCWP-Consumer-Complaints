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Grace Jiang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with data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CoverImage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1334" cy="6615113"/>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961334"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Surprise! That Cone Cost $14: Ice Cream Trucks Rack Up Complaints in NYC Over Hidden Prices and No-Cash Policy</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New York City, </w:t>
      </w:r>
      <w:commentRangeStart w:id="0"/>
      <w:commentRangeStart w:id="1"/>
      <w:r w:rsidDel="00000000" w:rsidR="00000000" w:rsidRPr="00000000">
        <w:rPr>
          <w:rFonts w:ascii="Times New Roman" w:cs="Times New Roman" w:eastAsia="Times New Roman" w:hAnsi="Times New Roman"/>
          <w:sz w:val="24"/>
          <w:szCs w:val="24"/>
          <w:rtl w:val="0"/>
        </w:rPr>
        <w:t xml:space="preserve">buying ice cream on a hot summer day can feel like ordering a blind box </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you won’t know how much it costs until the charge hits your phone.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story: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July 4, Devolea Rey and her daughter had just arrived from Argentina and were celebrating Independence Day in Brooklyn. Hungry and eager to cool off, they approached an ice cream truck. Seeing the colorful pictures on the truck’s side, they ordered two vanilla cones without hesitation. After paying by credit card, Rey suddenly realized she hadn’t asked about the price. Her phone showed no transaction details yet due to processing delays. She expected to pay around $6 for both cones. The actual cost: $28.</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(Devolea Rey shows her credit card after paying $28 for two vanilla cones in Brooklyn.)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“[It’s]more expensive than Argentina,”Rey said. “We have a lot of inflation, but it’s really expensive.”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wasn’t alone.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 native New Yorker, had a similar experience when she ordered a vanilla cone with cherry dip while her brother got chocolate dip </w:t>
      </w:r>
      <w:ins w:author="Irene Plagianos" w:id="0" w:date="2025-07-17T15:49:27Z">
        <w:r w:rsidDel="00000000" w:rsidR="00000000" w:rsidRPr="00000000">
          <w:rPr>
            <w:rFonts w:ascii="Times New Roman" w:cs="Times New Roman" w:eastAsia="Times New Roman" w:hAnsi="Times New Roman"/>
            <w:sz w:val="24"/>
            <w:szCs w:val="24"/>
            <w:rtl w:val="0"/>
          </w:rPr>
          <w:t xml:space="preserve">[at the same truck (?)/]</w:t>
        </w:r>
      </w:ins>
      <w:r w:rsidDel="00000000" w:rsidR="00000000" w:rsidRPr="00000000">
        <w:rPr>
          <w:rFonts w:ascii="Times New Roman" w:cs="Times New Roman" w:eastAsia="Times New Roman" w:hAnsi="Times New Roman"/>
          <w:sz w:val="24"/>
          <w:szCs w:val="24"/>
          <w:rtl w:val="0"/>
        </w:rPr>
        <w:t xml:space="preserve">. “I handed him money, and then he came back and said, ‘No, it’s $10 each,’” she said. “Prices weren’t said beforehand.”</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and her brother handed the cash to the ice cream truck operator.)</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Buggs, a visitor buying ice cream from an ice cream truck for the first time, paid $14 for his ice cream using Google Pay. “If it cost $14, it’d be my last,” he said, estimating he was overcharged by at least $10. “If the price is written clearly, I won’t buy it.”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Even customers familiar with high Manhattan prices expressed surprise.</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Kayshla Pendleton paid $14.15 for a waffle cone with chocolate ice cream and rainbow sprinkles. “I’ve only gotten ice cream from Mr. Softee, and usually it’s around no less</w:t>
      </w:r>
      <w:ins w:author="Irene Plagianos" w:id="1" w:date="2025-07-17T15:50:36Z">
        <w:r w:rsidDel="00000000" w:rsidR="00000000" w:rsidRPr="00000000">
          <w:rPr>
            <w:rFonts w:ascii="Times New Roman" w:cs="Times New Roman" w:eastAsia="Times New Roman" w:hAnsi="Times New Roman"/>
            <w:sz w:val="24"/>
            <w:szCs w:val="24"/>
            <w:rtl w:val="0"/>
          </w:rPr>
          <w:t xml:space="preserve"> (more?)</w:t>
        </w:r>
      </w:ins>
      <w:r w:rsidDel="00000000" w:rsidR="00000000" w:rsidRPr="00000000">
        <w:rPr>
          <w:rFonts w:ascii="Times New Roman" w:cs="Times New Roman" w:eastAsia="Times New Roman" w:hAnsi="Times New Roman"/>
          <w:sz w:val="24"/>
          <w:szCs w:val="24"/>
          <w:rtl w:val="0"/>
        </w:rPr>
        <w:t xml:space="preserve"> than $10,” she said. “Seeing that it’s $14, it’s like, wow.”</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(Kayshla Pendleton with her ice cream cone.)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2023, the most complained-about business in New York City is a fleet of ice cream trucks owned by a single operator –– Eddie Cumart. According to data from the NYC Department of Consumer and Worker Protection (DCWP), his business has generated more consumer complaints than any other. The primary complaint reasons: “Price not posted” and operating as a “Cashless Business,” along with complaints about overpricing.</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Pr>
        <w:drawing>
          <wp:inline distB="114300" distT="114300" distL="114300" distR="114300">
            <wp:extent cx="5893323" cy="451961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3323" cy="451961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428859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29263" cy="428859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who calls himself the “King of Ice Cream,” operates 33 trucks, mostly in Brooklyn, with others scattered across Queens, Staten Island and New Jersey. His goal: “100 trucks.” What customers experience as price confusion, Cumart describes as location-based pricing tied to his operating costs.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in 2015, Cumart built his ice cream empire by purchasing trucks from retiring operators. He exclusively </w:t>
      </w:r>
      <w:hyperlink r:id="rId13">
        <w:r w:rsidDel="00000000" w:rsidR="00000000" w:rsidRPr="00000000">
          <w:rPr>
            <w:rFonts w:ascii="Times New Roman" w:cs="Times New Roman" w:eastAsia="Times New Roman" w:hAnsi="Times New Roman"/>
            <w:color w:val="1155cc"/>
            <w:sz w:val="24"/>
            <w:szCs w:val="24"/>
            <w:u w:val="single"/>
            <w:rtl w:val="0"/>
          </w:rPr>
          <w:t xml:space="preserve">franchises with Carvel</w:t>
        </w:r>
      </w:hyperlink>
      <w:r w:rsidDel="00000000" w:rsidR="00000000" w:rsidRPr="00000000">
        <w:rPr>
          <w:rFonts w:ascii="Times New Roman" w:cs="Times New Roman" w:eastAsia="Times New Roman" w:hAnsi="Times New Roman"/>
          <w:sz w:val="24"/>
          <w:szCs w:val="24"/>
          <w:rtl w:val="0"/>
        </w:rPr>
        <w:t xml:space="preserve"> and operates other food truck businesses. Three managers help train employees, with one dedicated to ice cream operations.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“Nobody [is] allowed to take cash. Everybody must take credit cards,” Cumart said. “Cash business, everybody steals.” The money flows to a bank account, and he pays taxes monthly.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739" cy="2538413"/>
            <wp:effectExtent b="0" l="0" r="0" t="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338173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“Cashless” sign on one of Eddie Cumart’s ice cream trucks in Brooklyn.)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insists prices are displayed “</w:t>
      </w:r>
      <w:commentRangeStart w:id="4"/>
      <w:commentRangeStart w:id="5"/>
      <w:r w:rsidDel="00000000" w:rsidR="00000000" w:rsidRPr="00000000">
        <w:rPr>
          <w:rFonts w:ascii="Times New Roman" w:cs="Times New Roman" w:eastAsia="Times New Roman" w:hAnsi="Times New Roman"/>
          <w:sz w:val="24"/>
          <w:szCs w:val="24"/>
          <w:rtl w:val="0"/>
        </w:rPr>
        <w:t xml:space="preserve">right next to the permits” on every truck and daily inspections occur. </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“If you don’t ask, I’m not gonna tell you,” he said. “The minute you better ask before you purchase or check the prices. I cannot tell you what to buy. I’m not enforcing them to buy.”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attributes communication problems to language barriers with tourists: “It’s too hard to deal with the tourist people, they don’t speak English.”</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Cumart’s pricing varies by location. His trucks inside </w:t>
      </w:r>
      <w:commentRangeStart w:id="6"/>
      <w:r w:rsidDel="00000000" w:rsidR="00000000" w:rsidRPr="00000000">
        <w:rPr>
          <w:rFonts w:ascii="Times New Roman" w:cs="Times New Roman" w:eastAsia="Times New Roman" w:hAnsi="Times New Roman"/>
          <w:sz w:val="24"/>
          <w:szCs w:val="24"/>
          <w:rtl w:val="0"/>
        </w:rPr>
        <w:t xml:space="preserve">Six Flag</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s charge $16 for cones, while Statue of Liberty locations charge $18 for waffle cones and $8 for regular cones. </w:t>
      </w:r>
      <w:commentRangeStart w:id="7"/>
      <w:r w:rsidDel="00000000" w:rsidR="00000000" w:rsidRPr="00000000">
        <w:rPr>
          <w:rFonts w:ascii="Times New Roman" w:cs="Times New Roman" w:eastAsia="Times New Roman" w:hAnsi="Times New Roman"/>
          <w:sz w:val="24"/>
          <w:szCs w:val="24"/>
          <w:rtl w:val="0"/>
        </w:rPr>
        <w:t xml:space="preserve">Hudson</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for $14.</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complaints have been </w:t>
      </w:r>
      <w:commentRangeStart w:id="8"/>
      <w:r w:rsidDel="00000000" w:rsidR="00000000" w:rsidRPr="00000000">
        <w:rPr>
          <w:rFonts w:ascii="Times New Roman" w:cs="Times New Roman" w:eastAsia="Times New Roman" w:hAnsi="Times New Roman"/>
          <w:sz w:val="24"/>
          <w:szCs w:val="24"/>
          <w:rtl w:val="0"/>
        </w:rPr>
        <w:t xml:space="preserve">concentrated in Brooklyn</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records show.</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“Everywhere is a different value. All about location,” Cumart said. “In some locations, we pay a lot of rent, like for park permits. That money goes to the permits. In some locations, we must pay rent to the city.”</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compares the current situation with earlier days: “Before, </w:t>
      </w:r>
      <w:commentRangeStart w:id="9"/>
      <w:r w:rsidDel="00000000" w:rsidR="00000000" w:rsidRPr="00000000">
        <w:rPr>
          <w:rFonts w:ascii="Times New Roman" w:cs="Times New Roman" w:eastAsia="Times New Roman" w:hAnsi="Times New Roman"/>
          <w:sz w:val="24"/>
          <w:szCs w:val="24"/>
          <w:rtl w:val="0"/>
        </w:rPr>
        <w:t xml:space="preserve">when I was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a minstrel</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I used to charge $3 for a cone, and I didn’t have to pay nobody. Now I have to pay everybody, parks, apartments, general liability insurance, truck insurance, parking lots [and] drivers.”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$15 cone, Cumart said his profit margin is $3.</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residential neighborhoods pay different rates. “If I come to your neighborhood, regular customers, we open the jingle, people come downstairs, it’s $5,” Cumart said. “All about the location. If I don’t pay for that location, it’s $5.”</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commentRangeStart w:id="10"/>
      <w:r w:rsidDel="00000000" w:rsidR="00000000" w:rsidRPr="00000000">
        <w:rPr>
          <w:rFonts w:ascii="Times New Roman" w:cs="Times New Roman" w:eastAsia="Times New Roman" w:hAnsi="Times New Roman"/>
          <w:sz w:val="24"/>
          <w:szCs w:val="24"/>
          <w:rtl w:val="0"/>
        </w:rPr>
        <w:t xml:space="preserve">Over the past two years, DCWP conducted 23 inspections of Cumart’s Brooklyn trucks. In October 2024, the department issued a summons due to failure to display prices and refusing to accept cash payments in violation of the city’s consumer protection laws and the </w:t>
      </w:r>
      <w:hyperlink r:id="rId15">
        <w:r w:rsidDel="00000000" w:rsidR="00000000" w:rsidRPr="00000000">
          <w:rPr>
            <w:rFonts w:ascii="Times New Roman" w:cs="Times New Roman" w:eastAsia="Times New Roman" w:hAnsi="Times New Roman"/>
            <w:color w:val="1155cc"/>
            <w:sz w:val="24"/>
            <w:szCs w:val="24"/>
            <w:u w:val="single"/>
            <w:rtl w:val="0"/>
          </w:rPr>
          <w:t xml:space="preserve">Cashless Ban</w:t>
        </w:r>
      </w:hyperlink>
      <w:r w:rsidDel="00000000" w:rsidR="00000000" w:rsidRPr="00000000">
        <w:rPr>
          <w:rFonts w:ascii="Times New Roman" w:cs="Times New Roman" w:eastAsia="Times New Roman" w:hAnsi="Times New Roman"/>
          <w:sz w:val="24"/>
          <w:szCs w:val="24"/>
          <w:rtl w:val="0"/>
        </w:rPr>
        <w:t xml:space="preserv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customers said they would still purchase ice cream if prices were clearly posted, though many acknowledged they might choose differently. As </w:t>
      </w:r>
      <w:commentRangeStart w:id="11"/>
      <w:r w:rsidDel="00000000" w:rsidR="00000000" w:rsidRPr="00000000">
        <w:rPr>
          <w:rFonts w:ascii="Times New Roman" w:cs="Times New Roman" w:eastAsia="Times New Roman" w:hAnsi="Times New Roman"/>
          <w:sz w:val="24"/>
          <w:szCs w:val="24"/>
          <w:rtl w:val="0"/>
        </w:rPr>
        <w:t xml:space="preserve">Pendleton </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noted about potentially knowing the $14.15 price upfront: “Maybe I would have been like, ‘Oh wow, that’s crazy.’ I probably still would have bought it though.”</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rene Plagianos" w:id="11" w:date="2025-07-17T16:12:36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 us who this is, since they appeared much earlier in the story</w:t>
      </w:r>
    </w:p>
  </w:comment>
  <w:comment w:author="Irene Plagianos" w:id="7" w:date="2025-07-17T16:00:06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Hudson Yards?</w:t>
      </w:r>
    </w:p>
  </w:comment>
  <w:comment w:author="Irene Plagianos" w:id="8" w:date="2025-07-17T16:00:52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specifically?</w:t>
      </w:r>
    </w:p>
  </w:comment>
  <w:comment w:author="Irene Plagianos" w:id="6" w:date="2025-07-17T16:00:20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in New Jersey? I'd keep to his NYC pricing for this story</w:t>
      </w:r>
    </w:p>
  </w:comment>
  <w:comment w:author="Irene Plagianos" w:id="2" w:date="2025-07-17T15:54:20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these all customers you spoke with on the same day, at the same truck? You need to say that in your story. You want to tell us where, more specifically the truck or trucks are located. Like what neighborhood, maybe the cross streets</w:t>
      </w:r>
    </w:p>
  </w:comment>
  <w:comment w:author="Irene Plagianos" w:id="3" w:date="2025-07-17T15:56:40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complaints just at one of his trucks? you need to tell us specifically</w:t>
      </w:r>
    </w:p>
  </w:comment>
  <w:comment w:author="Irene Plagianos" w:id="9" w:date="2025-07-17T16:02:55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a minstrel means?</w:t>
      </w:r>
    </w:p>
  </w:comment>
  <w:comment w:author="Irene Plagianos" w:id="0" w:date="2025-07-17T15:47:44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implies you've investigated multiple ice cream trucks.</w:t>
      </w:r>
    </w:p>
  </w:comment>
  <w:comment w:author="Irene Plagianos" w:id="1" w:date="2025-07-17T15:58:04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you can say: In New York City, the most complained about business is a single Brooklyn ice cream truck, where customers don't know how much they are paying until the charge hits your phone</w:t>
      </w:r>
    </w:p>
  </w:comment>
  <w:comment w:author="Irene Plagianos" w:id="4" w:date="2025-07-17T15:59:22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see them posted on the truck? what kind of inspections? by who?</w:t>
      </w:r>
    </w:p>
  </w:comment>
  <w:comment w:author="Irene Plagianos" w:id="5" w:date="2025-07-17T16:04:29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Tell us if the price wasn't posted on the truck or trucks you visited</w:t>
      </w:r>
    </w:p>
  </w:comment>
  <w:comment w:author="Irene Plagianos" w:id="10" w:date="2025-07-17T16:11:51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go much higher up in the story. Also is there a fine for this summons? What did the inspections turn up? What are the potential penalties if he keeps violating the laws? And we need one line to explain what the cashless ban 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hyperlink" Target="https://www.restfinance.com/app/pdf/fdd/Carvel-2023.pdf"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15" Type="http://schemas.openxmlformats.org/officeDocument/2006/relationships/hyperlink" Target="https://www.nyc.gov/site/dca/consumers/Prohibition-of-Cashless-Establishments.page" TargetMode="External"/><Relationship Id="rId14"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